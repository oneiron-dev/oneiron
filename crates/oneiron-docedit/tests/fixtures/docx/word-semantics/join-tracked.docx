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c="http://schemas.openxmlformats.org/markup-compatibility/2006" xmlns:u="urn:unfamiliar" mc:Ignorable="u">
  <w:body>
    <w:p>
      <w:pPr>
        <w:spacing w:after="120"/>
        <w:rPr>
          <w:del w:author="oneiron-docedit-docx/0.1.0" w:date="2026-09-19T00:00:00Z" w:id="1"/>
        </w:rPr>
      </w:pPr>
      <w:r w:rsidR="12345678">
        <w:rPr>
          <w:b/>
        </w:rPr>
        <w:t xml:space="preserve">First </w:t>
      </w:r>
      <u:preserve u:key="join-fixture"/>
    </w:p>
    <w:p>
      <w:r>
        <w:rPr>
          <w:i/>
        </w:rPr>
        <w:t>second.</w:t>
      </w:r>
    </w:p>
    <w:p>
      <w:r>
        <w:t>Untouched third.</w:t>
      </w:r>
    </w:p>
    <w:sectPr/>
  </w:body>
</w:document>
</file>

<file path=customXml/opaque.xml><?xml version="1.0" encoding="utf-8"?>
<opaque>Keep unchanged.</opaque>
</file>