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u="urn:unknown" mc:Ignorable="u">
  <w:body>
    <w:p>
      <w:r>
        <w:rPr>
          <w:b/>
        </w:rPr>
        <w:t>Quarterly report</w:t>
      </w:r>
      <w:ins w:author="oneiron-docedit-docx/0.1.0" w:date="2026-09-19T00:00:00Z" w:id="1">
        <w:r>
          <w:rPr>
            <w:b/>
          </w:rPr>
          <w:t xml:space="preserve"> (draft)</w:t>
        </w:r>
      </w:ins>
      <u:keep key="draft"/>
    </w:p>
    <w:p>
      <w:r>
        <w:t xml:space="preserve">Revenue grew </w:t>
      </w:r>
      <w:del w:author="oneiron-docedit-docx/0.1.0" w:date="2026-09-19T00:00:00Z" w:id="2">
        <w:r>
          <w:delText>in every re</w:delText>
        </w:r>
      </w:del>
      <w:r>
        <w:t>gion.</w:t>
      </w:r>
    </w:p>
    <w:p>
      <w:commentRangeStart w:id="1"/>
      <w:r>
        <w:t>Risks</w:t>
      </w:r>
      <w:commentRangeEnd w:id="1"/>
      <w:r>
        <w:commentReference w:id="1"/>
      </w:r>
      <w:r>
        <w:t xml:space="preserve"> remain in supply.</w:t>
      </w:r>
    </w:p>
    <w:sectPr/>
  </w:body>
</w:document>
</file>

<file path=word/comments.xml><?xml version="1.0" encoding="utf-8"?>
<w:comments xmlns:w="http://schemas.openxmlformats.org/wordprocessingml/2006/main">
  <w:comment w:id="1" w:author="oneiron-docedit-docx/0.1.0" w:date="2026-09-19T00:00:00Z" w:initials="ODD">
    <w:p>
      <w:r>
        <w:t>Oracle: confirm this span stays anchored.</w:t>
      </w:r>
    </w:p>
  </w:comment>
</w:comments>
</file>

<file path=word/_rels/document.xml.rels><Relationships xmlns="http://schemas.openxmlformats.org/package/2006/relationships"><Relationship Id="rId1" Type="http://schemas.openxmlformats.org/officeDocument/2006/relationships/comments" Target="comments.xml"/></Relationships>
</file>

<file path=customXml/item1.xml><?xml version="1.0" encoding="utf-8"?>
<unknown>opaque oracle fixture, preserved verbatim</unknown>
</file>